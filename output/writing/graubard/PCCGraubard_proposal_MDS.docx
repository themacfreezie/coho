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C094B" w14:textId="026126A7" w:rsidR="003F2CF1" w:rsidRDefault="00247955" w:rsidP="003F2CF1">
      <w:pPr>
        <w:rPr>
          <w:b/>
          <w:bCs/>
        </w:rPr>
      </w:pPr>
      <w:commentRangeStart w:id="0"/>
      <w:r>
        <w:rPr>
          <w:b/>
          <w:bCs/>
        </w:rPr>
        <w:t>Using stream characteristics to predict summer-run coho in southeast Alaska</w:t>
      </w:r>
      <w:commentRangeEnd w:id="0"/>
      <w:r w:rsidR="000C1BE5">
        <w:rPr>
          <w:rStyle w:val="CommentReference"/>
        </w:rPr>
        <w:commentReference w:id="0"/>
      </w:r>
    </w:p>
    <w:p w14:paraId="0ABD6CB6" w14:textId="65115DBD" w:rsidR="003F2CF1" w:rsidRDefault="007B342C" w:rsidP="003F2CF1">
      <w:pPr>
        <w:pStyle w:val="ListParagraph"/>
        <w:spacing w:after="0" w:line="240" w:lineRule="auto"/>
        <w:ind w:left="360"/>
        <w:rPr>
          <w:rFonts w:cstheme="minorHAnsi"/>
          <w:color w:val="202122"/>
          <w:shd w:val="clear" w:color="auto" w:fill="FFFFFF"/>
        </w:rPr>
      </w:pPr>
      <w:commentRangeStart w:id="1"/>
      <w:commentRangeStart w:id="2"/>
      <w:commentRangeStart w:id="3"/>
      <w:r>
        <w:t xml:space="preserve">Summer-run coho salmon </w:t>
      </w:r>
      <w:r w:rsidRPr="000D7F29">
        <w:rPr>
          <w:rFonts w:cstheme="minorHAnsi"/>
          <w:color w:val="202122"/>
          <w:shd w:val="clear" w:color="auto" w:fill="FFFFFF"/>
        </w:rPr>
        <w:t>(</w:t>
      </w:r>
      <w:r w:rsidRPr="000D7F29">
        <w:rPr>
          <w:rFonts w:cstheme="minorHAnsi"/>
          <w:i/>
          <w:iCs/>
          <w:color w:val="202122"/>
          <w:shd w:val="clear" w:color="auto" w:fill="FFFFFF"/>
        </w:rPr>
        <w:t>O</w:t>
      </w:r>
      <w:r>
        <w:rPr>
          <w:rFonts w:cstheme="minorHAnsi"/>
          <w:i/>
          <w:iCs/>
          <w:color w:val="202122"/>
          <w:shd w:val="clear" w:color="auto" w:fill="FFFFFF"/>
        </w:rPr>
        <w:t>ncorhynchus</w:t>
      </w:r>
      <w:r w:rsidRPr="000D7F29">
        <w:rPr>
          <w:rFonts w:cstheme="minorHAnsi"/>
          <w:i/>
          <w:iCs/>
          <w:color w:val="202122"/>
          <w:shd w:val="clear" w:color="auto" w:fill="FFFFFF"/>
        </w:rPr>
        <w:t xml:space="preserve"> kisutch</w:t>
      </w:r>
      <w:r w:rsidRPr="000D7F29">
        <w:rPr>
          <w:rFonts w:cstheme="minorHAnsi"/>
          <w:color w:val="202122"/>
          <w:shd w:val="clear" w:color="auto" w:fill="FFFFFF"/>
        </w:rPr>
        <w:t>)</w:t>
      </w:r>
      <w:r>
        <w:rPr>
          <w:rFonts w:cstheme="minorHAnsi"/>
          <w:color w:val="202122"/>
          <w:shd w:val="clear" w:color="auto" w:fill="FFFFFF"/>
        </w:rPr>
        <w:t xml:space="preserve"> in southeast Alaska</w:t>
      </w:r>
      <w:r>
        <w:t xml:space="preserve"> are an elusive population that has heretofore been largely overlooked in both academic and management contexts. </w:t>
      </w:r>
      <w:r w:rsidR="003F2CF1">
        <w:t xml:space="preserve">The study and management of rare and elusive species or populations </w:t>
      </w:r>
      <w:r w:rsidR="00A30CBF">
        <w:t xml:space="preserve">often </w:t>
      </w:r>
      <w:proofErr w:type="gramStart"/>
      <w:r w:rsidR="00A30CBF">
        <w:t>comes</w:t>
      </w:r>
      <w:proofErr w:type="gramEnd"/>
      <w:r w:rsidR="00A30CBF">
        <w:t xml:space="preserve"> at </w:t>
      </w:r>
      <w:r>
        <w:t>excessive</w:t>
      </w:r>
      <w:r w:rsidR="00456CBF">
        <w:t xml:space="preserve"> </w:t>
      </w:r>
      <w:r w:rsidR="00A30CBF">
        <w:t>cost</w:t>
      </w:r>
      <w:r w:rsidR="00D5009D">
        <w:t xml:space="preserve">, </w:t>
      </w:r>
      <w:r w:rsidR="00A30CBF">
        <w:t>which may in turn r</w:t>
      </w:r>
      <w:r w:rsidR="00D5009D">
        <w:t>esult in poor</w:t>
      </w:r>
      <w:r w:rsidR="003F2CF1">
        <w:t xml:space="preserve"> understanding </w:t>
      </w:r>
      <w:r w:rsidR="00D5009D">
        <w:t>of</w:t>
      </w:r>
      <w:r w:rsidR="00A30CBF">
        <w:t xml:space="preserve"> these groups’</w:t>
      </w:r>
      <w:r w:rsidR="00D5009D">
        <w:t xml:space="preserve"> </w:t>
      </w:r>
      <w:r w:rsidR="003F2CF1">
        <w:t>life histories and roles in larger ecosystems (Thompson 2013). The</w:t>
      </w:r>
      <w:r w:rsidR="00D5009D">
        <w:t>se</w:t>
      </w:r>
      <w:r w:rsidR="003F2CF1">
        <w:t xml:space="preserve"> costs </w:t>
      </w:r>
      <w:r w:rsidR="009B0198">
        <w:t xml:space="preserve">can </w:t>
      </w:r>
      <w:r w:rsidR="003F2CF1" w:rsidRPr="00AF7DED">
        <w:t xml:space="preserve">be reduced given some foreknowledge of the likelihood associated with encountering populations at </w:t>
      </w:r>
      <w:r w:rsidR="00A30CBF">
        <w:t xml:space="preserve">specific </w:t>
      </w:r>
      <w:r w:rsidR="003F2CF1" w:rsidRPr="00AF7DED">
        <w:t>locations</w:t>
      </w:r>
      <w:r w:rsidR="00D5009D">
        <w:t xml:space="preserve">. </w:t>
      </w:r>
      <w:r w:rsidR="00456CBF">
        <w:t>R</w:t>
      </w:r>
      <w:r w:rsidR="003F2CF1">
        <w:t>esearch focused on predicting occupancy based on habitat features is</w:t>
      </w:r>
      <w:r w:rsidR="00456CBF">
        <w:t>, therefore,</w:t>
      </w:r>
      <w:r w:rsidR="003F2CF1">
        <w:t xml:space="preserve"> not uncommon (Vale et al. 2016, Burnham et al. 2021, </w:t>
      </w:r>
      <w:proofErr w:type="spellStart"/>
      <w:r w:rsidR="003F2CF1">
        <w:t>Zlonis</w:t>
      </w:r>
      <w:proofErr w:type="spellEnd"/>
      <w:r w:rsidR="003F2CF1">
        <w:t xml:space="preserve"> et al. 2022).</w:t>
      </w:r>
      <w:r w:rsidR="00D5009D">
        <w:t xml:space="preserve"> </w:t>
      </w:r>
      <w:r w:rsidR="003F2CF1">
        <w:t xml:space="preserve">Throughout their native range, coho </w:t>
      </w:r>
      <w:r w:rsidR="003F2CF1">
        <w:rPr>
          <w:rFonts w:cstheme="minorHAnsi"/>
          <w:color w:val="202122"/>
          <w:shd w:val="clear" w:color="auto" w:fill="FFFFFF"/>
        </w:rPr>
        <w:t xml:space="preserve">are </w:t>
      </w:r>
      <w:r w:rsidR="00A30CBF">
        <w:rPr>
          <w:rFonts w:cstheme="minorHAnsi"/>
          <w:color w:val="202122"/>
          <w:shd w:val="clear" w:color="auto" w:fill="FFFFFF"/>
        </w:rPr>
        <w:t>typically</w:t>
      </w:r>
      <w:r w:rsidR="003F2CF1">
        <w:rPr>
          <w:rFonts w:cstheme="minorHAnsi"/>
          <w:color w:val="202122"/>
          <w:shd w:val="clear" w:color="auto" w:fill="FFFFFF"/>
        </w:rPr>
        <w:t xml:space="preserve"> associated with a spawning season beginning in the fall and concluding late in the year </w:t>
      </w:r>
      <w:r w:rsidR="00265694">
        <w:rPr>
          <w:rFonts w:cstheme="minorHAnsi"/>
          <w:color w:val="202122"/>
          <w:shd w:val="clear" w:color="auto" w:fill="FFFFFF"/>
        </w:rPr>
        <w:t>(</w:t>
      </w:r>
      <w:r w:rsidR="003F2CF1">
        <w:t>Theriault et al. 2010, Quinn 2018, Alaska Department of Fish and Game 2025).</w:t>
      </w:r>
      <w:r w:rsidR="003F2CF1">
        <w:rPr>
          <w:rFonts w:cstheme="minorHAnsi"/>
          <w:color w:val="202122"/>
          <w:shd w:val="clear" w:color="auto" w:fill="FFFFFF"/>
        </w:rPr>
        <w:t xml:space="preserve"> The late-season run</w:t>
      </w:r>
      <w:r w:rsidR="00A30CBF">
        <w:rPr>
          <w:rFonts w:cstheme="minorHAnsi"/>
          <w:color w:val="202122"/>
          <w:shd w:val="clear" w:color="auto" w:fill="FFFFFF"/>
        </w:rPr>
        <w:t xml:space="preserve"> </w:t>
      </w:r>
      <w:r w:rsidR="003F2CF1">
        <w:rPr>
          <w:rFonts w:cstheme="minorHAnsi"/>
          <w:color w:val="202122"/>
          <w:shd w:val="clear" w:color="auto" w:fill="FFFFFF"/>
        </w:rPr>
        <w:t>timing of fall coho tends to coincide with heavier rainfall and higher water levels in streams, providing an advantage to coho attempting to reach spawning grounds inaccessible to other Pacific salmon species (Quinn 2018). However, throughout this same range, there are known instances of far less abundant summer coho runs</w:t>
      </w:r>
      <w:r w:rsidR="00265694">
        <w:rPr>
          <w:rFonts w:cstheme="minorHAnsi"/>
          <w:color w:val="202122"/>
          <w:shd w:val="clear" w:color="auto" w:fill="FFFFFF"/>
        </w:rPr>
        <w:t>, most notably in</w:t>
      </w:r>
      <w:r w:rsidR="003F2CF1">
        <w:rPr>
          <w:rFonts w:cstheme="minorHAnsi"/>
          <w:color w:val="202122"/>
          <w:shd w:val="clear" w:color="auto" w:fill="FFFFFF"/>
        </w:rPr>
        <w:t xml:space="preserve"> </w:t>
      </w:r>
      <w:r w:rsidR="00265694">
        <w:rPr>
          <w:rFonts w:cstheme="minorHAnsi"/>
          <w:color w:val="202122"/>
          <w:shd w:val="clear" w:color="auto" w:fill="FFFFFF"/>
        </w:rPr>
        <w:t>t</w:t>
      </w:r>
      <w:r w:rsidR="003F2CF1">
        <w:rPr>
          <w:rFonts w:cstheme="minorHAnsi"/>
          <w:color w:val="202122"/>
          <w:shd w:val="clear" w:color="auto" w:fill="FFFFFF"/>
        </w:rPr>
        <w:t xml:space="preserve">he Sol Duc and Quillayute rivers on Washington’s Olympic Peninsula (National Park Service 2025). </w:t>
      </w:r>
      <w:commentRangeEnd w:id="1"/>
      <w:r w:rsidR="000C1BE5">
        <w:rPr>
          <w:rStyle w:val="CommentReference"/>
        </w:rPr>
        <w:commentReference w:id="1"/>
      </w:r>
      <w:commentRangeEnd w:id="2"/>
      <w:r w:rsidR="00A662DA">
        <w:rPr>
          <w:rStyle w:val="CommentReference"/>
        </w:rPr>
        <w:commentReference w:id="2"/>
      </w:r>
      <w:commentRangeEnd w:id="3"/>
      <w:r w:rsidR="00A662DA">
        <w:rPr>
          <w:rStyle w:val="CommentReference"/>
        </w:rPr>
        <w:commentReference w:id="3"/>
      </w:r>
    </w:p>
    <w:p w14:paraId="20004628" w14:textId="77777777" w:rsidR="003F2CF1" w:rsidRDefault="003F2CF1" w:rsidP="003F2CF1">
      <w:pPr>
        <w:pStyle w:val="ListParagraph"/>
        <w:spacing w:after="0" w:line="240" w:lineRule="auto"/>
        <w:ind w:left="360"/>
        <w:rPr>
          <w:rFonts w:cstheme="minorHAnsi"/>
          <w:color w:val="202122"/>
          <w:shd w:val="clear" w:color="auto" w:fill="FFFFFF"/>
        </w:rPr>
      </w:pPr>
    </w:p>
    <w:p w14:paraId="58E8CC8C" w14:textId="210E1E41" w:rsidR="003F2CF1" w:rsidRDefault="003F2CF1" w:rsidP="003F2CF1">
      <w:pPr>
        <w:pStyle w:val="ListParagraph"/>
        <w:spacing w:after="0" w:line="240" w:lineRule="auto"/>
        <w:ind w:left="360"/>
        <w:rPr>
          <w:rFonts w:cstheme="minorHAnsi"/>
          <w:color w:val="202122"/>
          <w:shd w:val="clear" w:color="auto" w:fill="FFFFFF"/>
        </w:rPr>
      </w:pPr>
      <w:r>
        <w:rPr>
          <w:rFonts w:cstheme="minorHAnsi"/>
          <w:color w:val="202122"/>
          <w:shd w:val="clear" w:color="auto" w:fill="FFFFFF"/>
        </w:rPr>
        <w:t xml:space="preserve">While these summer-run coho runs are known to exist, research </w:t>
      </w:r>
      <w:r w:rsidR="00A30CBF">
        <w:rPr>
          <w:rFonts w:cstheme="minorHAnsi"/>
          <w:color w:val="202122"/>
          <w:shd w:val="clear" w:color="auto" w:fill="FFFFFF"/>
        </w:rPr>
        <w:t xml:space="preserve">specifically </w:t>
      </w:r>
      <w:r>
        <w:rPr>
          <w:rFonts w:cstheme="minorHAnsi"/>
          <w:color w:val="202122"/>
          <w:shd w:val="clear" w:color="auto" w:fill="FFFFFF"/>
        </w:rPr>
        <w:t>focus</w:t>
      </w:r>
      <w:r w:rsidR="00A30CBF">
        <w:rPr>
          <w:rFonts w:cstheme="minorHAnsi"/>
          <w:color w:val="202122"/>
          <w:shd w:val="clear" w:color="auto" w:fill="FFFFFF"/>
        </w:rPr>
        <w:t xml:space="preserve">ed </w:t>
      </w:r>
      <w:r>
        <w:rPr>
          <w:rFonts w:cstheme="minorHAnsi"/>
          <w:color w:val="202122"/>
          <w:shd w:val="clear" w:color="auto" w:fill="FFFFFF"/>
        </w:rPr>
        <w:t>on the</w:t>
      </w:r>
      <w:r w:rsidR="00A30CBF">
        <w:rPr>
          <w:rFonts w:cstheme="minorHAnsi"/>
          <w:color w:val="202122"/>
          <w:shd w:val="clear" w:color="auto" w:fill="FFFFFF"/>
        </w:rPr>
        <w:t>m</w:t>
      </w:r>
      <w:r>
        <w:rPr>
          <w:rFonts w:cstheme="minorHAnsi"/>
          <w:color w:val="202122"/>
          <w:shd w:val="clear" w:color="auto" w:fill="FFFFFF"/>
        </w:rPr>
        <w:t xml:space="preserve"> is paltry. Boolean searches of academic literature in </w:t>
      </w:r>
      <w:r>
        <w:rPr>
          <w:rFonts w:cstheme="minorHAnsi"/>
          <w:i/>
          <w:iCs/>
          <w:color w:val="202122"/>
          <w:shd w:val="clear" w:color="auto" w:fill="FFFFFF"/>
        </w:rPr>
        <w:t>Web of Science</w:t>
      </w:r>
      <w:r>
        <w:rPr>
          <w:rFonts w:cstheme="minorHAnsi"/>
          <w:color w:val="202122"/>
          <w:shd w:val="clear" w:color="auto" w:fill="FFFFFF"/>
        </w:rPr>
        <w:t xml:space="preserve"> for the terms “summer coho”, “summer-run coho”, and “summer run” AND “coho”, return very few results</w:t>
      </w:r>
      <w:r w:rsidR="00E018B9">
        <w:rPr>
          <w:rFonts w:cstheme="minorHAnsi"/>
          <w:color w:val="202122"/>
          <w:shd w:val="clear" w:color="auto" w:fill="FFFFFF"/>
        </w:rPr>
        <w:t>, with</w:t>
      </w:r>
      <w:r>
        <w:rPr>
          <w:rFonts w:cstheme="minorHAnsi"/>
          <w:color w:val="202122"/>
          <w:shd w:val="clear" w:color="auto" w:fill="FFFFFF"/>
        </w:rPr>
        <w:t xml:space="preserve"> most concerned either with juvenile coho rearing during summer, or with other salmonid species (such as steelhead and/or Chinook) being discussed in the same </w:t>
      </w:r>
      <w:r w:rsidR="00A30CBF">
        <w:rPr>
          <w:rFonts w:cstheme="minorHAnsi"/>
          <w:color w:val="202122"/>
          <w:shd w:val="clear" w:color="auto" w:fill="FFFFFF"/>
        </w:rPr>
        <w:t>work</w:t>
      </w:r>
      <w:r>
        <w:rPr>
          <w:rFonts w:cstheme="minorHAnsi"/>
          <w:color w:val="202122"/>
          <w:shd w:val="clear" w:color="auto" w:fill="FFFFFF"/>
        </w:rPr>
        <w:t xml:space="preserve">. Summer coho runs also often go unmonitored by fisheries managers, </w:t>
      </w:r>
      <w:r w:rsidR="00A30CBF">
        <w:rPr>
          <w:rFonts w:cstheme="minorHAnsi"/>
          <w:color w:val="202122"/>
          <w:shd w:val="clear" w:color="auto" w:fill="FFFFFF"/>
        </w:rPr>
        <w:t xml:space="preserve">with </w:t>
      </w:r>
      <w:r>
        <w:rPr>
          <w:rFonts w:cstheme="minorHAnsi"/>
          <w:color w:val="202122"/>
          <w:shd w:val="clear" w:color="auto" w:fill="FFFFFF"/>
        </w:rPr>
        <w:t xml:space="preserve">efforts </w:t>
      </w:r>
      <w:r w:rsidR="00A30CBF">
        <w:rPr>
          <w:rFonts w:cstheme="minorHAnsi"/>
          <w:color w:val="202122"/>
          <w:shd w:val="clear" w:color="auto" w:fill="FFFFFF"/>
        </w:rPr>
        <w:t>t</w:t>
      </w:r>
      <w:r>
        <w:rPr>
          <w:rFonts w:cstheme="minorHAnsi"/>
          <w:color w:val="202122"/>
          <w:shd w:val="clear" w:color="auto" w:fill="FFFFFF"/>
        </w:rPr>
        <w:t xml:space="preserve">ypically concentrated later in the season when the vast majority of spawning coho return. </w:t>
      </w:r>
      <w:r w:rsidR="00E018B9">
        <w:rPr>
          <w:rFonts w:cstheme="minorHAnsi"/>
          <w:color w:val="202122"/>
          <w:shd w:val="clear" w:color="auto" w:fill="FFFFFF"/>
        </w:rPr>
        <w:t xml:space="preserve">Due to the costs associated with monitoring these elusive populations in remote areas, </w:t>
      </w:r>
      <w:r>
        <w:rPr>
          <w:rFonts w:cstheme="minorHAnsi"/>
          <w:color w:val="202122"/>
          <w:shd w:val="clear" w:color="auto" w:fill="FFFFFF"/>
        </w:rPr>
        <w:t xml:space="preserve">managers and biologists </w:t>
      </w:r>
      <w:r w:rsidR="00E018B9">
        <w:rPr>
          <w:rFonts w:cstheme="minorHAnsi"/>
          <w:color w:val="202122"/>
          <w:shd w:val="clear" w:color="auto" w:fill="FFFFFF"/>
        </w:rPr>
        <w:t>would be greatly aided by fore</w:t>
      </w:r>
      <w:r>
        <w:rPr>
          <w:rFonts w:cstheme="minorHAnsi"/>
          <w:color w:val="202122"/>
          <w:shd w:val="clear" w:color="auto" w:fill="FFFFFF"/>
        </w:rPr>
        <w:t>know</w:t>
      </w:r>
      <w:r w:rsidR="00E018B9">
        <w:rPr>
          <w:rFonts w:cstheme="minorHAnsi"/>
          <w:color w:val="202122"/>
          <w:shd w:val="clear" w:color="auto" w:fill="FFFFFF"/>
        </w:rPr>
        <w:t>ledge regarding</w:t>
      </w:r>
      <w:r>
        <w:rPr>
          <w:rFonts w:cstheme="minorHAnsi"/>
          <w:color w:val="202122"/>
          <w:shd w:val="clear" w:color="auto" w:fill="FFFFFF"/>
        </w:rPr>
        <w:t xml:space="preserve"> where </w:t>
      </w:r>
      <w:r w:rsidR="00E018B9">
        <w:rPr>
          <w:rFonts w:cstheme="minorHAnsi"/>
          <w:color w:val="202122"/>
          <w:shd w:val="clear" w:color="auto" w:fill="FFFFFF"/>
        </w:rPr>
        <w:t xml:space="preserve">and </w:t>
      </w:r>
      <w:r>
        <w:rPr>
          <w:rFonts w:cstheme="minorHAnsi"/>
          <w:color w:val="202122"/>
          <w:shd w:val="clear" w:color="auto" w:fill="FFFFFF"/>
        </w:rPr>
        <w:t xml:space="preserve">when </w:t>
      </w:r>
      <w:r w:rsidR="00E018B9">
        <w:rPr>
          <w:rFonts w:cstheme="minorHAnsi"/>
          <w:color w:val="202122"/>
          <w:shd w:val="clear" w:color="auto" w:fill="FFFFFF"/>
        </w:rPr>
        <w:t>they are likely to be</w:t>
      </w:r>
      <w:r>
        <w:rPr>
          <w:rFonts w:cstheme="minorHAnsi"/>
          <w:color w:val="202122"/>
          <w:shd w:val="clear" w:color="auto" w:fill="FFFFFF"/>
        </w:rPr>
        <w:t xml:space="preserve"> found. (T. Fish and A. Piston</w:t>
      </w:r>
      <w:r w:rsidR="00E82912">
        <w:t xml:space="preserve"> – Alaska Department of Fish and Game, oral communication, </w:t>
      </w:r>
      <w:r>
        <w:rPr>
          <w:rFonts w:cstheme="minorHAnsi"/>
          <w:color w:val="202122"/>
          <w:shd w:val="clear" w:color="auto" w:fill="FFFFFF"/>
        </w:rPr>
        <w:t xml:space="preserve">August 22, 2024). </w:t>
      </w:r>
    </w:p>
    <w:p w14:paraId="75FC0EBE" w14:textId="77777777" w:rsidR="003F2CF1" w:rsidRDefault="003F2CF1" w:rsidP="003F2CF1">
      <w:pPr>
        <w:pStyle w:val="ListParagraph"/>
        <w:spacing w:after="0" w:line="240" w:lineRule="auto"/>
        <w:ind w:left="360"/>
        <w:rPr>
          <w:rFonts w:cstheme="minorHAnsi"/>
          <w:color w:val="202122"/>
          <w:shd w:val="clear" w:color="auto" w:fill="FFFFFF"/>
        </w:rPr>
      </w:pPr>
    </w:p>
    <w:p w14:paraId="61CE80D6" w14:textId="5A2C35F1" w:rsidR="003F2CF1" w:rsidRDefault="003F2CF1" w:rsidP="003F2CF1">
      <w:pPr>
        <w:pStyle w:val="ListParagraph"/>
        <w:spacing w:after="0" w:line="240" w:lineRule="auto"/>
        <w:ind w:left="360"/>
        <w:rPr>
          <w:rFonts w:cstheme="minorHAnsi"/>
          <w:color w:val="202122"/>
          <w:shd w:val="clear" w:color="auto" w:fill="FFFFFF"/>
        </w:rPr>
      </w:pPr>
      <w:r>
        <w:rPr>
          <w:rFonts w:cstheme="minorHAnsi"/>
          <w:color w:val="202122"/>
          <w:shd w:val="clear" w:color="auto" w:fill="FFFFFF"/>
        </w:rPr>
        <w:t>Anecdotal evidence suggests that</w:t>
      </w:r>
      <w:r w:rsidR="007B10B0" w:rsidRPr="007B10B0">
        <w:rPr>
          <w:rFonts w:cstheme="minorHAnsi"/>
          <w:color w:val="202122"/>
          <w:shd w:val="clear" w:color="auto" w:fill="FFFFFF"/>
        </w:rPr>
        <w:t xml:space="preserve"> </w:t>
      </w:r>
      <w:r w:rsidR="007B10B0">
        <w:rPr>
          <w:rFonts w:cstheme="minorHAnsi"/>
          <w:color w:val="202122"/>
          <w:shd w:val="clear" w:color="auto" w:fill="FFFFFF"/>
        </w:rPr>
        <w:t>southeast Alaska’s</w:t>
      </w:r>
      <w:r>
        <w:rPr>
          <w:rFonts w:cstheme="minorHAnsi"/>
          <w:color w:val="202122"/>
          <w:shd w:val="clear" w:color="auto" w:fill="FFFFFF"/>
        </w:rPr>
        <w:t xml:space="preserve"> summe</w:t>
      </w:r>
      <w:r w:rsidR="007B10B0">
        <w:rPr>
          <w:rFonts w:cstheme="minorHAnsi"/>
          <w:color w:val="202122"/>
          <w:shd w:val="clear" w:color="auto" w:fill="FFFFFF"/>
        </w:rPr>
        <w:t>r</w:t>
      </w:r>
      <w:r>
        <w:rPr>
          <w:rFonts w:cstheme="minorHAnsi"/>
          <w:color w:val="202122"/>
          <w:shd w:val="clear" w:color="auto" w:fill="FFFFFF"/>
        </w:rPr>
        <w:t xml:space="preserve"> coho are smaller than their fall-run cousins</w:t>
      </w:r>
      <w:r w:rsidR="007B10B0">
        <w:rPr>
          <w:rFonts w:cstheme="minorHAnsi"/>
          <w:color w:val="202122"/>
          <w:shd w:val="clear" w:color="auto" w:fill="FFFFFF"/>
        </w:rPr>
        <w:t xml:space="preserve"> and often found high in stream systems above treacherous falls and cascades. Their smaller size</w:t>
      </w:r>
      <w:r>
        <w:rPr>
          <w:rFonts w:cstheme="minorHAnsi"/>
          <w:color w:val="202122"/>
          <w:shd w:val="clear" w:color="auto" w:fill="FFFFFF"/>
        </w:rPr>
        <w:t xml:space="preserve">, potentially </w:t>
      </w:r>
      <w:r w:rsidR="007B342C">
        <w:rPr>
          <w:rFonts w:cstheme="minorHAnsi"/>
          <w:color w:val="202122"/>
          <w:shd w:val="clear" w:color="auto" w:fill="FFFFFF"/>
        </w:rPr>
        <w:t>the result of</w:t>
      </w:r>
      <w:r>
        <w:rPr>
          <w:rFonts w:cstheme="minorHAnsi"/>
          <w:color w:val="202122"/>
          <w:shd w:val="clear" w:color="auto" w:fill="FFFFFF"/>
        </w:rPr>
        <w:t xml:space="preserve"> less time spent at sea feeding during summer months</w:t>
      </w:r>
      <w:r w:rsidR="007B10B0">
        <w:rPr>
          <w:rFonts w:cstheme="minorHAnsi"/>
          <w:color w:val="202122"/>
          <w:shd w:val="clear" w:color="auto" w:fill="FFFFFF"/>
        </w:rPr>
        <w:t>, may</w:t>
      </w:r>
      <w:r w:rsidR="008C1973">
        <w:rPr>
          <w:rFonts w:cstheme="minorHAnsi"/>
          <w:color w:val="202122"/>
          <w:shd w:val="clear" w:color="auto" w:fill="FFFFFF"/>
        </w:rPr>
        <w:t xml:space="preserve"> enable </w:t>
      </w:r>
      <w:r w:rsidR="007B10B0">
        <w:rPr>
          <w:rFonts w:cstheme="minorHAnsi"/>
          <w:color w:val="202122"/>
          <w:shd w:val="clear" w:color="auto" w:fill="FFFFFF"/>
        </w:rPr>
        <w:t>these populations</w:t>
      </w:r>
      <w:r w:rsidR="008C1973">
        <w:rPr>
          <w:rFonts w:cstheme="minorHAnsi"/>
          <w:color w:val="202122"/>
          <w:shd w:val="clear" w:color="auto" w:fill="FFFFFF"/>
        </w:rPr>
        <w:t xml:space="preserve"> to</w:t>
      </w:r>
      <w:r>
        <w:rPr>
          <w:rFonts w:cstheme="minorHAnsi"/>
          <w:color w:val="202122"/>
          <w:shd w:val="clear" w:color="auto" w:fill="FFFFFF"/>
        </w:rPr>
        <w:t xml:space="preserve"> navigate in-stream obstructions which act as barriers to other fish, therefore accessing spawning habitat that fall-run coho are unable to reach. </w:t>
      </w:r>
      <w:r w:rsidR="008C1973">
        <w:rPr>
          <w:rFonts w:cstheme="minorHAnsi"/>
          <w:color w:val="202122"/>
          <w:shd w:val="clear" w:color="auto" w:fill="FFFFFF"/>
        </w:rPr>
        <w:t xml:space="preserve">Any </w:t>
      </w:r>
      <w:r>
        <w:rPr>
          <w:rFonts w:cstheme="minorHAnsi"/>
          <w:color w:val="202122"/>
          <w:shd w:val="clear" w:color="auto" w:fill="FFFFFF"/>
        </w:rPr>
        <w:t>partial barriers must therefore be substantial enough that larger fall-run coho are unable to traverse them, despite the benefit of higher flows during fall months (T. Fish and A. Piston</w:t>
      </w:r>
      <w:r w:rsidR="00E82912">
        <w:t xml:space="preserve"> – Alaska Department of Fish and Game, oral communication,</w:t>
      </w:r>
      <w:r>
        <w:rPr>
          <w:rFonts w:cstheme="minorHAnsi"/>
          <w:color w:val="202122"/>
          <w:shd w:val="clear" w:color="auto" w:fill="FFFFFF"/>
        </w:rPr>
        <w:t xml:space="preserve"> August 22, 2024). </w:t>
      </w:r>
      <w:commentRangeStart w:id="4"/>
      <w:r w:rsidR="007B10B0">
        <w:rPr>
          <w:rFonts w:cstheme="minorHAnsi"/>
          <w:color w:val="202122"/>
          <w:shd w:val="clear" w:color="auto" w:fill="FFFFFF"/>
        </w:rPr>
        <w:t>It is also possible that stream temperature may play a significant role in habitat suitability</w:t>
      </w:r>
      <w:r w:rsidR="00BD584C">
        <w:rPr>
          <w:rFonts w:cstheme="minorHAnsi"/>
          <w:color w:val="202122"/>
          <w:shd w:val="clear" w:color="auto" w:fill="FFFFFF"/>
        </w:rPr>
        <w:t>, as spawning grounds at higher elevation would typically see cooler temperatures earlier in the season, thereby necessitating ear</w:t>
      </w:r>
      <w:commentRangeEnd w:id="4"/>
      <w:r w:rsidR="000C1BE5">
        <w:rPr>
          <w:rStyle w:val="CommentReference"/>
        </w:rPr>
        <w:commentReference w:id="4"/>
      </w:r>
      <w:r w:rsidR="00BD584C">
        <w:rPr>
          <w:rFonts w:cstheme="minorHAnsi"/>
          <w:color w:val="202122"/>
          <w:shd w:val="clear" w:color="auto" w:fill="FFFFFF"/>
        </w:rPr>
        <w:t>lier runs</w:t>
      </w:r>
      <w:r w:rsidR="007B10B0">
        <w:rPr>
          <w:rFonts w:cstheme="minorHAnsi"/>
          <w:color w:val="202122"/>
          <w:shd w:val="clear" w:color="auto" w:fill="FFFFFF"/>
        </w:rPr>
        <w:t xml:space="preserve"> (B. Romey </w:t>
      </w:r>
      <w:r w:rsidR="00BD584C">
        <w:rPr>
          <w:rFonts w:cstheme="minorHAnsi"/>
          <w:color w:val="202122"/>
          <w:shd w:val="clear" w:color="auto" w:fill="FFFFFF"/>
        </w:rPr>
        <w:t xml:space="preserve">– Romey Riverscape Science </w:t>
      </w:r>
      <w:r w:rsidR="007B10B0">
        <w:rPr>
          <w:rFonts w:cstheme="minorHAnsi"/>
          <w:color w:val="202122"/>
          <w:shd w:val="clear" w:color="auto" w:fill="FFFFFF"/>
        </w:rPr>
        <w:t xml:space="preserve">and D. Martin – </w:t>
      </w:r>
      <w:r w:rsidR="00BD584C">
        <w:rPr>
          <w:rFonts w:cstheme="minorHAnsi"/>
          <w:color w:val="202122"/>
          <w:shd w:val="clear" w:color="auto" w:fill="FFFFFF"/>
        </w:rPr>
        <w:t xml:space="preserve">Martin </w:t>
      </w:r>
      <w:r w:rsidR="00BD584C">
        <w:rPr>
          <w:rFonts w:cstheme="minorHAnsi"/>
          <w:color w:val="202122"/>
          <w:shd w:val="clear" w:color="auto" w:fill="FFFFFF"/>
        </w:rPr>
        <w:lastRenderedPageBreak/>
        <w:t>Environmental LLC</w:t>
      </w:r>
      <w:r w:rsidR="007B10B0">
        <w:rPr>
          <w:rFonts w:cstheme="minorHAnsi"/>
          <w:color w:val="202122"/>
          <w:shd w:val="clear" w:color="auto" w:fill="FFFFFF"/>
        </w:rPr>
        <w:t xml:space="preserve">, oral communication, June 30, 2025). </w:t>
      </w:r>
      <w:r w:rsidR="00A3726C">
        <w:rPr>
          <w:rFonts w:cstheme="minorHAnsi"/>
          <w:color w:val="202122"/>
          <w:shd w:val="clear" w:color="auto" w:fill="FFFFFF"/>
        </w:rPr>
        <w:t xml:space="preserve">The identification of </w:t>
      </w:r>
      <w:r>
        <w:rPr>
          <w:rFonts w:cstheme="minorHAnsi"/>
          <w:color w:val="202122"/>
          <w:shd w:val="clear" w:color="auto" w:fill="FFFFFF"/>
        </w:rPr>
        <w:t xml:space="preserve">partial barriers </w:t>
      </w:r>
      <w:r w:rsidR="00A3726C">
        <w:rPr>
          <w:rFonts w:cstheme="minorHAnsi"/>
          <w:color w:val="202122"/>
          <w:shd w:val="clear" w:color="auto" w:fill="FFFFFF"/>
        </w:rPr>
        <w:t xml:space="preserve">below </w:t>
      </w:r>
      <w:r>
        <w:rPr>
          <w:rFonts w:cstheme="minorHAnsi"/>
          <w:color w:val="202122"/>
          <w:shd w:val="clear" w:color="auto" w:fill="FFFFFF"/>
        </w:rPr>
        <w:t>with suitable coho spawning habitat</w:t>
      </w:r>
      <w:r w:rsidR="00A3726C">
        <w:rPr>
          <w:rFonts w:cstheme="minorHAnsi"/>
          <w:color w:val="202122"/>
          <w:shd w:val="clear" w:color="auto" w:fill="FFFFFF"/>
        </w:rPr>
        <w:t>,</w:t>
      </w:r>
      <w:r>
        <w:rPr>
          <w:rFonts w:cstheme="minorHAnsi"/>
          <w:color w:val="202122"/>
          <w:shd w:val="clear" w:color="auto" w:fill="FFFFFF"/>
        </w:rPr>
        <w:t xml:space="preserve"> </w:t>
      </w:r>
      <w:r w:rsidR="00A3726C">
        <w:rPr>
          <w:rFonts w:cstheme="minorHAnsi"/>
          <w:color w:val="202122"/>
          <w:shd w:val="clear" w:color="auto" w:fill="FFFFFF"/>
        </w:rPr>
        <w:t xml:space="preserve">along with temperature regimes associated with summer coho habitat, could together provide </w:t>
      </w:r>
      <w:r>
        <w:rPr>
          <w:rFonts w:cstheme="minorHAnsi"/>
          <w:color w:val="202122"/>
          <w:shd w:val="clear" w:color="auto" w:fill="FFFFFF"/>
        </w:rPr>
        <w:t>a strong indication of where survey efforts might best be directed to assess the extent of these populations.</w:t>
      </w:r>
      <w:r w:rsidR="00474AAD">
        <w:rPr>
          <w:rFonts w:cstheme="minorHAnsi"/>
          <w:color w:val="202122"/>
          <w:shd w:val="clear" w:color="auto" w:fill="FFFFFF"/>
        </w:rPr>
        <w:t xml:space="preserve"> Further, identifying locations where suitable temperatures are likely to be impacted most by </w:t>
      </w:r>
      <w:commentRangeStart w:id="5"/>
      <w:r w:rsidR="00474AAD">
        <w:rPr>
          <w:rFonts w:cstheme="minorHAnsi"/>
          <w:color w:val="202122"/>
          <w:shd w:val="clear" w:color="auto" w:fill="FFFFFF"/>
        </w:rPr>
        <w:t xml:space="preserve">a warming climate could shed light on where these populations are most </w:t>
      </w:r>
      <w:r w:rsidR="002A74B3">
        <w:rPr>
          <w:rFonts w:cstheme="minorHAnsi"/>
          <w:color w:val="202122"/>
          <w:shd w:val="clear" w:color="auto" w:fill="FFFFFF"/>
        </w:rPr>
        <w:t>vulnerable</w:t>
      </w:r>
      <w:r w:rsidR="00474AAD">
        <w:rPr>
          <w:rFonts w:cstheme="minorHAnsi"/>
          <w:color w:val="202122"/>
          <w:shd w:val="clear" w:color="auto" w:fill="FFFFFF"/>
        </w:rPr>
        <w:t>.</w:t>
      </w:r>
      <w:commentRangeEnd w:id="5"/>
      <w:r w:rsidR="000C1BE5">
        <w:rPr>
          <w:rStyle w:val="CommentReference"/>
        </w:rPr>
        <w:commentReference w:id="5"/>
      </w:r>
    </w:p>
    <w:p w14:paraId="4A318EA6" w14:textId="77777777" w:rsidR="003F2CF1" w:rsidRDefault="003F2CF1" w:rsidP="003F2CF1">
      <w:pPr>
        <w:pStyle w:val="ListParagraph"/>
        <w:spacing w:after="0" w:line="240" w:lineRule="auto"/>
        <w:ind w:left="360"/>
        <w:rPr>
          <w:rFonts w:cstheme="minorHAnsi"/>
          <w:color w:val="202122"/>
          <w:shd w:val="clear" w:color="auto" w:fill="FFFFFF"/>
        </w:rPr>
      </w:pPr>
    </w:p>
    <w:p w14:paraId="68BDDA77" w14:textId="3CA7649B" w:rsidR="00A5145F" w:rsidRDefault="00845886" w:rsidP="003F2CF1">
      <w:pPr>
        <w:pStyle w:val="ListParagraph"/>
        <w:spacing w:after="0" w:line="240" w:lineRule="auto"/>
        <w:ind w:left="360"/>
      </w:pPr>
      <w:r>
        <w:rPr>
          <w:rFonts w:cstheme="minorHAnsi"/>
          <w:color w:val="202122"/>
          <w:shd w:val="clear" w:color="auto" w:fill="FFFFFF"/>
        </w:rPr>
        <w:t>This</w:t>
      </w:r>
      <w:r w:rsidR="008C1973">
        <w:rPr>
          <w:rFonts w:cstheme="minorHAnsi"/>
          <w:color w:val="202122"/>
          <w:shd w:val="clear" w:color="auto" w:fill="FFFFFF"/>
        </w:rPr>
        <w:t xml:space="preserve"> research</w:t>
      </w:r>
      <w:r>
        <w:rPr>
          <w:rFonts w:cstheme="minorHAnsi"/>
          <w:color w:val="202122"/>
          <w:shd w:val="clear" w:color="auto" w:fill="FFFFFF"/>
        </w:rPr>
        <w:t xml:space="preserve"> </w:t>
      </w:r>
      <w:r w:rsidR="008C1973">
        <w:rPr>
          <w:rFonts w:cstheme="minorHAnsi"/>
          <w:color w:val="202122"/>
          <w:shd w:val="clear" w:color="auto" w:fill="FFFFFF"/>
        </w:rPr>
        <w:t>focuses on identifying summer-run coho spawning habitat in southeast Alaska</w:t>
      </w:r>
      <w:r w:rsidR="00E277BB">
        <w:rPr>
          <w:rFonts w:cstheme="minorHAnsi"/>
          <w:color w:val="202122"/>
          <w:shd w:val="clear" w:color="auto" w:fill="FFFFFF"/>
        </w:rPr>
        <w:t>, using predictive statistical models to estimate the likelihood of these populations inhabiting stream systems</w:t>
      </w:r>
      <w:r w:rsidR="008C1973">
        <w:rPr>
          <w:rFonts w:cstheme="minorHAnsi"/>
          <w:color w:val="202122"/>
          <w:shd w:val="clear" w:color="auto" w:fill="FFFFFF"/>
        </w:rPr>
        <w:t>.</w:t>
      </w:r>
      <w:r w:rsidR="008C1973">
        <w:t xml:space="preserve"> </w:t>
      </w:r>
      <w:r w:rsidR="00E277BB">
        <w:t xml:space="preserve">Southeast Alaska </w:t>
      </w:r>
      <w:r w:rsidR="008C1973">
        <w:t xml:space="preserve">is characterized by </w:t>
      </w:r>
      <w:del w:id="6" w:author="Mark Scheuerell" w:date="2025-09-25T05:40:00Z" w16du:dateUtc="2025-09-25T12:40:00Z">
        <w:r w:rsidR="008C1973" w:rsidDel="00A662DA">
          <w:delText xml:space="preserve">high </w:delText>
        </w:r>
      </w:del>
      <w:r w:rsidR="008C1973">
        <w:t>steep mountains descending rapidly to glacially carved fjords, leading to streams with drastic elevation changes occurring over relatively short distances</w:t>
      </w:r>
      <w:r w:rsidR="00E277BB">
        <w:t>, providing</w:t>
      </w:r>
      <w:r w:rsidR="008C1973">
        <w:t xml:space="preserve"> ample opportunities for occurrence</w:t>
      </w:r>
      <w:r w:rsidR="00E277BB">
        <w:t>s</w:t>
      </w:r>
      <w:r w:rsidR="008C1973">
        <w:t xml:space="preserve"> of </w:t>
      </w:r>
      <w:r w:rsidR="00E277BB">
        <w:t xml:space="preserve">the </w:t>
      </w:r>
      <w:r w:rsidR="008C1973">
        <w:t>partial barriers described above</w:t>
      </w:r>
      <w:r w:rsidR="00E277BB">
        <w:t xml:space="preserve"> (Smith 2016)</w:t>
      </w:r>
      <w:r w:rsidR="008C1973">
        <w:t>.</w:t>
      </w:r>
      <w:r w:rsidR="00E277BB">
        <w:t xml:space="preserve"> My predictive models</w:t>
      </w:r>
      <w:r w:rsidR="003F2CF1">
        <w:rPr>
          <w:rFonts w:cstheme="minorHAnsi"/>
          <w:color w:val="202122"/>
          <w:shd w:val="clear" w:color="auto" w:fill="FFFFFF"/>
        </w:rPr>
        <w:t xml:space="preserve"> incorporat</w:t>
      </w:r>
      <w:r w:rsidR="00E277BB">
        <w:rPr>
          <w:rFonts w:cstheme="minorHAnsi"/>
          <w:color w:val="202122"/>
          <w:shd w:val="clear" w:color="auto" w:fill="FFFFFF"/>
        </w:rPr>
        <w:t>e</w:t>
      </w:r>
      <w:r w:rsidR="003F2CF1">
        <w:rPr>
          <w:rFonts w:cstheme="minorHAnsi"/>
          <w:color w:val="202122"/>
          <w:shd w:val="clear" w:color="auto" w:fill="FFFFFF"/>
        </w:rPr>
        <w:t xml:space="preserve"> presence-absence data of known partial barriers with detailed stream geomorphology data. </w:t>
      </w:r>
      <w:r w:rsidR="00A5145F">
        <w:rPr>
          <w:rFonts w:cstheme="minorHAnsi"/>
          <w:color w:val="202122"/>
          <w:shd w:val="clear" w:color="auto" w:fill="FFFFFF"/>
        </w:rPr>
        <w:t>Data providing spatial locations of known partial barriers and summer-coho populations are provided by the Alaska Department of fish and Game, including a small set of presence-absence location data, as well as a much larger dataset containing presence-only information. S</w:t>
      </w:r>
      <w:r w:rsidR="00A5145F">
        <w:t xml:space="preserve">tream-level geomorphology data come from TerrainWorks, a private research team dedicated to the development of “virtual watersheds” using remote sensed digital elevation models. </w:t>
      </w:r>
      <w:r w:rsidR="002E7BF0">
        <w:t>This data relates to physical stream characteristics enumerated at the level of approximately 100m reaches, including (but not limited to) stream flow, gradient, and valley constraint (the ratio of valley-floor width to maximum stream width), which have been shown to be robust proxies for coho intrinsic habitat potential (Burnett et al. 2007</w:t>
      </w:r>
      <w:commentRangeStart w:id="7"/>
      <w:r w:rsidR="002E7BF0">
        <w:t>).</w:t>
      </w:r>
      <w:r w:rsidR="00066D9E">
        <w:t xml:space="preserve"> Finally, stream temperature data come from the Southeast Alaska Watershed Coalition</w:t>
      </w:r>
      <w:r w:rsidR="00D95070">
        <w:t>, including both historical records and projections of temperatures under various future climate regimes</w:t>
      </w:r>
      <w:commentRangeEnd w:id="7"/>
      <w:r w:rsidR="000C1BE5">
        <w:rPr>
          <w:rStyle w:val="CommentReference"/>
        </w:rPr>
        <w:commentReference w:id="7"/>
      </w:r>
      <w:r w:rsidR="00D95070">
        <w:t xml:space="preserve">. </w:t>
      </w:r>
      <w:r w:rsidR="00066D9E">
        <w:t xml:space="preserve"> </w:t>
      </w:r>
      <w:r w:rsidR="00A5145F">
        <w:t xml:space="preserve">Binomial generalized linear models </w:t>
      </w:r>
      <w:r w:rsidR="00147C11">
        <w:t xml:space="preserve">(GLMs) </w:t>
      </w:r>
      <w:r w:rsidR="00A5145F">
        <w:t>have been shown to perform well when predicting the spatial distribution of a species based on presence-absence data, with the extent of the data available influencing this model’s predictive ability (Carlos-Junior et al. 2020).</w:t>
      </w:r>
      <w:r w:rsidR="00147C11">
        <w:t xml:space="preserve"> When fitted using presence-only data, binomial GLMs are still able to make predictions, but model fit must be evaluated using a presence-background approach, in which pseudo-absences are generated from background data before proceeding through a typical presence-absence modeling framework (Li &amp; Guo 2013).</w:t>
      </w:r>
    </w:p>
    <w:p w14:paraId="15C02133" w14:textId="77777777" w:rsidR="00A5145F" w:rsidRDefault="00A5145F" w:rsidP="003F2CF1">
      <w:pPr>
        <w:pStyle w:val="ListParagraph"/>
        <w:spacing w:after="0" w:line="240" w:lineRule="auto"/>
        <w:ind w:left="360"/>
      </w:pPr>
    </w:p>
    <w:p w14:paraId="06D2014F" w14:textId="1395725C" w:rsidR="003F2CF1" w:rsidRDefault="003F2CF1" w:rsidP="007B342C">
      <w:pPr>
        <w:pStyle w:val="ListParagraph"/>
        <w:spacing w:after="0" w:line="240" w:lineRule="auto"/>
        <w:ind w:left="360"/>
      </w:pPr>
      <w:r>
        <w:t xml:space="preserve">This work will fill knowledge gaps in both the ecological understanding of summer-run coho as well as regulatory agencies’ ability to monitor and manage these fish. Being able to accurately predict which physical features </w:t>
      </w:r>
      <w:r w:rsidR="00D95070">
        <w:t xml:space="preserve">and temperature regimes are </w:t>
      </w:r>
      <w:r>
        <w:t xml:space="preserve">most likely </w:t>
      </w:r>
      <w:r w:rsidR="00D95070">
        <w:t xml:space="preserve">to </w:t>
      </w:r>
      <w:r>
        <w:t xml:space="preserve">indicate the presence of summer-run coho will make these populations easier to study, and therefore enable assessments of abundance, threat levels, genetic history, and positioning within ecosystems. </w:t>
      </w:r>
      <w:r w:rsidR="00D95070">
        <w:t xml:space="preserve">Furthermore, evaluating which populations may be most threatened by shifting future climate will enable </w:t>
      </w:r>
      <w:r>
        <w:t xml:space="preserve">fisheries managers </w:t>
      </w:r>
      <w:r w:rsidR="00D95070">
        <w:t>t</w:t>
      </w:r>
      <w:r>
        <w:t xml:space="preserve">o regulate commercial and sport fishing activities </w:t>
      </w:r>
      <w:r w:rsidR="00D95070">
        <w:t>and</w:t>
      </w:r>
      <w:r>
        <w:t xml:space="preserve"> ensure the long-term survival of </w:t>
      </w:r>
      <w:r w:rsidR="00D95070">
        <w:t xml:space="preserve">southeast Alaska’s </w:t>
      </w:r>
      <w:r>
        <w:t>summer-run coho.</w:t>
      </w:r>
    </w:p>
    <w:p w14:paraId="4188D87D" w14:textId="77777777" w:rsidR="003F2CF1" w:rsidRPr="00B81603" w:rsidRDefault="003F2CF1" w:rsidP="003F2CF1">
      <w:pPr>
        <w:spacing w:line="240" w:lineRule="auto"/>
        <w:rPr>
          <w:b/>
          <w:bCs/>
        </w:rPr>
      </w:pPr>
      <w:r w:rsidRPr="00B81603">
        <w:rPr>
          <w:b/>
          <w:bCs/>
        </w:rPr>
        <w:lastRenderedPageBreak/>
        <w:t>References</w:t>
      </w:r>
    </w:p>
    <w:p w14:paraId="321E7FBD" w14:textId="014BBF43" w:rsidR="003F2CF1" w:rsidRDefault="003F2CF1" w:rsidP="003F2CF1">
      <w:pPr>
        <w:spacing w:line="240" w:lineRule="auto"/>
        <w:ind w:left="720" w:hanging="720"/>
      </w:pPr>
      <w:r>
        <w:t xml:space="preserve">Alaska Department of Fish and Game. 2025. Prince of Wales Management Area – Fishing Information. Available at: </w:t>
      </w:r>
      <w:hyperlink r:id="rId9" w:history="1">
        <w:r w:rsidRPr="00A8751D">
          <w:rPr>
            <w:rStyle w:val="Hyperlink"/>
          </w:rPr>
          <w:t>https://www.adfg.alaska.gov/index.cfm?adfg=ByAreaSoutheastPrinceofWales.fishingInfo</w:t>
        </w:r>
      </w:hyperlink>
      <w:r>
        <w:t xml:space="preserve"> (accessed May 10, 2025)</w:t>
      </w:r>
    </w:p>
    <w:p w14:paraId="52B72F5A" w14:textId="51F5235D" w:rsidR="003F2CF1" w:rsidRDefault="003F2CF1" w:rsidP="003F2CF1">
      <w:pPr>
        <w:spacing w:line="240" w:lineRule="auto"/>
        <w:ind w:left="720" w:hanging="720"/>
      </w:pPr>
      <w:r>
        <w:t xml:space="preserve">Burnett, K. M., G. H. Reeves, D. J. Miller, S. Clarke, K. Vance-Borland, K. Christiansen. 2007. Distribution of salmon-habitat potential relative to landscape characteristics and implications for conservation. </w:t>
      </w:r>
      <w:r>
        <w:rPr>
          <w:i/>
          <w:iCs/>
        </w:rPr>
        <w:t xml:space="preserve">Ecological Applications </w:t>
      </w:r>
      <w:r>
        <w:t>17(1): 66-80.</w:t>
      </w:r>
    </w:p>
    <w:p w14:paraId="58A06078" w14:textId="445A7F34" w:rsidR="003F2CF1" w:rsidRPr="000020B6" w:rsidRDefault="003F2CF1" w:rsidP="003F2CF1">
      <w:pPr>
        <w:spacing w:line="240" w:lineRule="auto"/>
        <w:ind w:left="720" w:hanging="720"/>
      </w:pPr>
      <w:r>
        <w:t xml:space="preserve">Burnham, R. E., D. A. Duffus, T. Ross. 2021. </w:t>
      </w:r>
      <w:r w:rsidRPr="000020B6">
        <w:t>Remote sensing and mapping habitat features pertinent to fin whale life histories in coastal and offshore waters of Vancouver Island, British Columbia.</w:t>
      </w:r>
      <w:r>
        <w:t xml:space="preserve"> </w:t>
      </w:r>
      <w:r>
        <w:rPr>
          <w:i/>
          <w:iCs/>
        </w:rPr>
        <w:t xml:space="preserve">Journal of Experimental Marine Biology and Ecology </w:t>
      </w:r>
      <w:r>
        <w:t>537, 11 pp.</w:t>
      </w:r>
    </w:p>
    <w:p w14:paraId="1BA1AE18" w14:textId="5ECEB9B7" w:rsidR="003F2CF1" w:rsidRDefault="003F2CF1" w:rsidP="003F2CF1">
      <w:pPr>
        <w:spacing w:line="240" w:lineRule="auto"/>
        <w:ind w:left="720" w:hanging="720"/>
      </w:pPr>
      <w:r>
        <w:t xml:space="preserve">Carlos-Junior, L. A., J. C. Creed, R. Marrs, R. J. Lewis, T. P. Moulton, R. Feijo-Lima, M. Spencer. 2020. Generalized Linear Models outperform commonly used canonical analysis in estimating spatial structure of presence/absence data. </w:t>
      </w:r>
      <w:proofErr w:type="spellStart"/>
      <w:r>
        <w:rPr>
          <w:i/>
          <w:iCs/>
        </w:rPr>
        <w:t>PeerJ</w:t>
      </w:r>
      <w:proofErr w:type="spellEnd"/>
      <w:r>
        <w:t xml:space="preserve"> 8: 21 pp.</w:t>
      </w:r>
    </w:p>
    <w:p w14:paraId="2A3BDE75" w14:textId="3BB79ACA" w:rsidR="003F2CF1" w:rsidRDefault="003F2CF1" w:rsidP="003F2CF1">
      <w:pPr>
        <w:spacing w:line="240" w:lineRule="auto"/>
        <w:ind w:left="720" w:hanging="720"/>
      </w:pPr>
      <w:r>
        <w:t xml:space="preserve">Li, W., and Q. Guo. 2013. How to assess the prediction accuracy of species presence-absence models without absence data? </w:t>
      </w:r>
      <w:proofErr w:type="spellStart"/>
      <w:r>
        <w:rPr>
          <w:i/>
          <w:iCs/>
        </w:rPr>
        <w:t>Ecography</w:t>
      </w:r>
      <w:proofErr w:type="spellEnd"/>
      <w:r>
        <w:rPr>
          <w:i/>
          <w:iCs/>
        </w:rPr>
        <w:t xml:space="preserve"> Open Access</w:t>
      </w:r>
      <w:r>
        <w:t xml:space="preserve"> 36(7): 788-799.</w:t>
      </w:r>
    </w:p>
    <w:p w14:paraId="4CD1FBA1" w14:textId="0DBA1426" w:rsidR="003F2CF1" w:rsidRDefault="003F2CF1" w:rsidP="003F2CF1">
      <w:pPr>
        <w:spacing w:line="240" w:lineRule="auto"/>
        <w:ind w:left="720" w:hanging="720"/>
      </w:pPr>
      <w:r>
        <w:t xml:space="preserve">National Park Service. 2025. Olympic National Park, Washington – Coho Salmon. Available at: </w:t>
      </w:r>
      <w:hyperlink r:id="rId10" w:history="1">
        <w:r w:rsidRPr="00ED6A90">
          <w:rPr>
            <w:rStyle w:val="Hyperlink"/>
          </w:rPr>
          <w:t>https://www.nps.gov/olym/learn/nature/coho-salmon.htm</w:t>
        </w:r>
      </w:hyperlink>
      <w:r>
        <w:t xml:space="preserve"> (accessed May 12, 2025).</w:t>
      </w:r>
    </w:p>
    <w:p w14:paraId="52D01593" w14:textId="36A3A456" w:rsidR="003F2CF1" w:rsidRDefault="003F2CF1" w:rsidP="003F2CF1">
      <w:pPr>
        <w:spacing w:line="240" w:lineRule="auto"/>
        <w:ind w:left="720" w:hanging="720"/>
      </w:pPr>
      <w:r>
        <w:t xml:space="preserve">Quinn, T. P. 2018. </w:t>
      </w:r>
      <w:r>
        <w:rPr>
          <w:i/>
          <w:iCs/>
        </w:rPr>
        <w:t>The Behavior and Ecology of Pacific Salmon and Trout, Second Edition.</w:t>
      </w:r>
      <w:r>
        <w:t xml:space="preserve"> University of Washington Press, 547 pp.</w:t>
      </w:r>
    </w:p>
    <w:p w14:paraId="3CC233E1" w14:textId="3EE4495D" w:rsidR="003F2CF1" w:rsidRDefault="003F2CF1" w:rsidP="003F2CF1">
      <w:pPr>
        <w:spacing w:line="240" w:lineRule="auto"/>
        <w:ind w:left="720" w:hanging="720"/>
      </w:pPr>
      <w:r>
        <w:t xml:space="preserve">Smith, M. A. 2016. </w:t>
      </w:r>
      <w:r>
        <w:rPr>
          <w:i/>
          <w:iCs/>
        </w:rPr>
        <w:t>Ecological Atlas of Southeast Alaska.</w:t>
      </w:r>
      <w:r>
        <w:t xml:space="preserve"> Audubon Alaska, 228 pp.</w:t>
      </w:r>
    </w:p>
    <w:p w14:paraId="074CE514" w14:textId="56DF519F" w:rsidR="003F2CF1" w:rsidRDefault="003F2CF1" w:rsidP="003F2CF1">
      <w:pPr>
        <w:spacing w:line="240" w:lineRule="auto"/>
        <w:ind w:left="720" w:hanging="720"/>
      </w:pPr>
      <w:r>
        <w:t xml:space="preserve">Theriault, V., G. R. Moyer, M. A. Banks. 2010. Survival and life history characteristics among wild and hatchery coho salmon returns: how do unfed fry differ from smolt releases? </w:t>
      </w:r>
      <w:r>
        <w:rPr>
          <w:i/>
          <w:iCs/>
        </w:rPr>
        <w:t xml:space="preserve">Canadian Journal of Fisheries and Aquatic Sciences </w:t>
      </w:r>
      <w:r>
        <w:t>67(3): 486-497.</w:t>
      </w:r>
    </w:p>
    <w:p w14:paraId="2BFCD98E" w14:textId="504B1CA0" w:rsidR="003F2CF1" w:rsidRDefault="003F2CF1" w:rsidP="003F2CF1">
      <w:pPr>
        <w:spacing w:line="240" w:lineRule="auto"/>
        <w:ind w:left="720" w:hanging="720"/>
      </w:pPr>
      <w:r>
        <w:t xml:space="preserve">Thompson, W. 2013 </w:t>
      </w:r>
      <w:r>
        <w:rPr>
          <w:i/>
          <w:iCs/>
        </w:rPr>
        <w:t>Sampling Rare or Elusive Species – Concepts, Designs, and Techniques for Estimating Population Parameters.</w:t>
      </w:r>
      <w:r>
        <w:t xml:space="preserve"> Island Press, 429 pp.</w:t>
      </w:r>
    </w:p>
    <w:p w14:paraId="24FB5BC2" w14:textId="6C95F41F" w:rsidR="003F2CF1" w:rsidRDefault="003F2CF1" w:rsidP="003F2CF1">
      <w:pPr>
        <w:spacing w:line="240" w:lineRule="auto"/>
        <w:ind w:left="720" w:hanging="720"/>
      </w:pPr>
      <w:r>
        <w:t xml:space="preserve">Vale, C. G., J. C. Campos, T. L. Silva, D. V. Goncalves, A. S. Sow, F. Martinez-Freiria, Z. Boratynski, J. C. Brito. 2016. </w:t>
      </w:r>
      <w:r>
        <w:rPr>
          <w:i/>
          <w:iCs/>
        </w:rPr>
        <w:t xml:space="preserve">Biogeography and conservation of mammals from the West Sahara-Sahel: an application of ecological niche-based models and GIS. </w:t>
      </w:r>
      <w:r>
        <w:t xml:space="preserve">Hystrix-Italian Journal of Mammalogy 27(1), 10 pp.  </w:t>
      </w:r>
    </w:p>
    <w:p w14:paraId="0B649B49" w14:textId="4FC34CD6" w:rsidR="00A46041" w:rsidRDefault="00656808" w:rsidP="00656808">
      <w:pPr>
        <w:spacing w:line="240" w:lineRule="auto"/>
        <w:ind w:left="720" w:hanging="720"/>
      </w:pPr>
      <w:r>
        <w:t xml:space="preserve">Zlonis, E. J., R. Deo, J. B. Berdeen. 2022. LiDAR and multispectral imagery predict the occurrence of tree cavities suitable for a cavity-nesting duck. </w:t>
      </w:r>
      <w:r>
        <w:rPr>
          <w:i/>
          <w:iCs/>
        </w:rPr>
        <w:t>Remote Sensing in Ecology and Conservation</w:t>
      </w:r>
      <w:r>
        <w:t xml:space="preserve"> 8(2), 191-207.</w:t>
      </w:r>
    </w:p>
    <w:sectPr w:rsidR="00A4604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E McGreal" w:date="2025-09-20T20:04:00Z" w:initials="BM">
    <w:p w14:paraId="1F0CC754" w14:textId="77777777" w:rsidR="000C1BE5" w:rsidRDefault="000C1BE5" w:rsidP="000C1BE5">
      <w:pPr>
        <w:pStyle w:val="CommentText"/>
      </w:pPr>
      <w:r>
        <w:rPr>
          <w:rStyle w:val="CommentReference"/>
        </w:rPr>
        <w:annotationRef/>
      </w:r>
      <w:r>
        <w:t>Title is NOT final</w:t>
      </w:r>
    </w:p>
  </w:comment>
  <w:comment w:id="1" w:author="Brian E McGreal" w:date="2025-09-20T20:02:00Z" w:initials="BM">
    <w:p w14:paraId="66460708" w14:textId="5007EC03" w:rsidR="000C1BE5" w:rsidRDefault="000C1BE5" w:rsidP="000C1BE5">
      <w:pPr>
        <w:pStyle w:val="CommentText"/>
      </w:pPr>
      <w:r>
        <w:rPr>
          <w:rStyle w:val="CommentReference"/>
        </w:rPr>
        <w:annotationRef/>
      </w:r>
      <w:r>
        <w:t>I want to foreshadow climate stuff somewhere in here. I’d love suggestions on where it might best fit</w:t>
      </w:r>
    </w:p>
  </w:comment>
  <w:comment w:id="2" w:author="Mark Scheuerell" w:date="2025-09-25T05:36:00Z" w:initials="s">
    <w:p w14:paraId="4AAF4435" w14:textId="6F548035" w:rsidR="00A662DA" w:rsidRDefault="00A662DA">
      <w:pPr>
        <w:pStyle w:val="CommentText"/>
      </w:pPr>
      <w:r>
        <w:rPr>
          <w:rStyle w:val="CommentReference"/>
        </w:rPr>
        <w:annotationRef/>
      </w:r>
      <w:r>
        <w:t>I think you should open with some statements about climate change from a directional (warmer) and (more) variable viewpoint, and how they’ve likely to affect freshwater systems. I’d then move to discussing how coho, specifically, have evolved to take advantage of fall rain to access habitat, and then finally discussing unusual summer coho.</w:t>
      </w:r>
    </w:p>
  </w:comment>
  <w:comment w:id="3" w:author="Mark Scheuerell" w:date="2025-09-25T05:41:00Z" w:initials="s">
    <w:p w14:paraId="70B2A09F" w14:textId="471D062A" w:rsidR="00A662DA" w:rsidRDefault="00A662DA">
      <w:pPr>
        <w:pStyle w:val="CommentText"/>
      </w:pPr>
      <w:r>
        <w:rPr>
          <w:rStyle w:val="CommentReference"/>
        </w:rPr>
        <w:annotationRef/>
      </w:r>
      <w:r>
        <w:t xml:space="preserve">Overall, I think you’ve got some really good ideas in here, but I would open with climate stuff and then move to </w:t>
      </w:r>
      <w:r>
        <w:t>salmon.</w:t>
      </w:r>
    </w:p>
  </w:comment>
  <w:comment w:id="4" w:author="Brian E McGreal" w:date="2025-09-20T20:04:00Z" w:initials="BM">
    <w:p w14:paraId="3CEDC5D1" w14:textId="787A0306" w:rsidR="000C1BE5" w:rsidRDefault="000C1BE5" w:rsidP="000C1BE5">
      <w:pPr>
        <w:pStyle w:val="CommentText"/>
      </w:pPr>
      <w:r>
        <w:rPr>
          <w:rStyle w:val="CommentReference"/>
        </w:rPr>
        <w:annotationRef/>
      </w:r>
      <w:r>
        <w:t>First mention of temp</w:t>
      </w:r>
    </w:p>
  </w:comment>
  <w:comment w:id="5" w:author="Brian E McGreal" w:date="2025-09-20T20:04:00Z" w:initials="BM">
    <w:p w14:paraId="2C08B5EC" w14:textId="77777777" w:rsidR="000C1BE5" w:rsidRDefault="000C1BE5" w:rsidP="000C1BE5">
      <w:pPr>
        <w:pStyle w:val="CommentText"/>
      </w:pPr>
      <w:r>
        <w:rPr>
          <w:rStyle w:val="CommentReference"/>
        </w:rPr>
        <w:annotationRef/>
      </w:r>
      <w:r>
        <w:t>First mention of climate change</w:t>
      </w:r>
    </w:p>
  </w:comment>
  <w:comment w:id="7" w:author="Brian E McGreal" w:date="2025-09-20T20:03:00Z" w:initials="BM">
    <w:p w14:paraId="26A0C4F2" w14:textId="1374873C" w:rsidR="000C1BE5" w:rsidRDefault="000C1BE5" w:rsidP="000C1BE5">
      <w:pPr>
        <w:pStyle w:val="CommentText"/>
      </w:pPr>
      <w:r>
        <w:rPr>
          <w:rStyle w:val="CommentReference"/>
        </w:rPr>
        <w:annotationRef/>
      </w:r>
      <w:r>
        <w:t xml:space="preserve">This is my hope at the </w:t>
      </w:r>
      <w:proofErr w:type="gramStart"/>
      <w:r>
        <w:t>moment</w:t>
      </w:r>
      <w:proofErr w:type="gramEnd"/>
      <w:r>
        <w:t xml:space="preserve"> but I do not have this data. Hoping to hear from Rebecca Bellmore this week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0CC754" w15:done="0"/>
  <w15:commentEx w15:paraId="66460708" w15:done="0"/>
  <w15:commentEx w15:paraId="4AAF4435" w15:paraIdParent="66460708" w15:done="0"/>
  <w15:commentEx w15:paraId="70B2A09F" w15:paraIdParent="66460708" w15:done="0"/>
  <w15:commentEx w15:paraId="3CEDC5D1" w15:done="0"/>
  <w15:commentEx w15:paraId="2C08B5EC" w15:done="0"/>
  <w15:commentEx w15:paraId="26A0C4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931F79" w16cex:dateUtc="2025-09-21T03:04:00Z"/>
  <w16cex:commentExtensible w16cex:durableId="7EA71693" w16cex:dateUtc="2025-09-21T03:02:00Z"/>
  <w16cex:commentExtensible w16cex:durableId="265F7ECA" w16cex:dateUtc="2025-09-25T12:36:00Z"/>
  <w16cex:commentExtensible w16cex:durableId="638A71DD" w16cex:dateUtc="2025-09-25T12:41:00Z"/>
  <w16cex:commentExtensible w16cex:durableId="1EED2FC3" w16cex:dateUtc="2025-09-21T03:04:00Z"/>
  <w16cex:commentExtensible w16cex:durableId="68FF7314" w16cex:dateUtc="2025-09-21T03:04:00Z"/>
  <w16cex:commentExtensible w16cex:durableId="52EA0F70" w16cex:dateUtc="2025-09-21T0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0CC754" w16cid:durableId="41931F79"/>
  <w16cid:commentId w16cid:paraId="66460708" w16cid:durableId="7EA71693"/>
  <w16cid:commentId w16cid:paraId="4AAF4435" w16cid:durableId="265F7ECA"/>
  <w16cid:commentId w16cid:paraId="70B2A09F" w16cid:durableId="638A71DD"/>
  <w16cid:commentId w16cid:paraId="3CEDC5D1" w16cid:durableId="1EED2FC3"/>
  <w16cid:commentId w16cid:paraId="2C08B5EC" w16cid:durableId="68FF7314"/>
  <w16cid:commentId w16cid:paraId="26A0C4F2" w16cid:durableId="52EA0F7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D7B08"/>
    <w:multiLevelType w:val="hybridMultilevel"/>
    <w:tmpl w:val="6B82EFC6"/>
    <w:lvl w:ilvl="0" w:tplc="1E0AD67A">
      <w:start w:val="1"/>
      <w:numFmt w:val="decimal"/>
      <w:lvlText w:val="%1)"/>
      <w:lvlJc w:val="left"/>
      <w:pPr>
        <w:ind w:left="1020" w:hanging="360"/>
      </w:pPr>
    </w:lvl>
    <w:lvl w:ilvl="1" w:tplc="C792C006">
      <w:start w:val="1"/>
      <w:numFmt w:val="decimal"/>
      <w:lvlText w:val="%2)"/>
      <w:lvlJc w:val="left"/>
      <w:pPr>
        <w:ind w:left="1020" w:hanging="360"/>
      </w:pPr>
    </w:lvl>
    <w:lvl w:ilvl="2" w:tplc="232823D8">
      <w:start w:val="1"/>
      <w:numFmt w:val="decimal"/>
      <w:lvlText w:val="%3)"/>
      <w:lvlJc w:val="left"/>
      <w:pPr>
        <w:ind w:left="1020" w:hanging="360"/>
      </w:pPr>
    </w:lvl>
    <w:lvl w:ilvl="3" w:tplc="84A29A98">
      <w:start w:val="1"/>
      <w:numFmt w:val="decimal"/>
      <w:lvlText w:val="%4)"/>
      <w:lvlJc w:val="left"/>
      <w:pPr>
        <w:ind w:left="1020" w:hanging="360"/>
      </w:pPr>
    </w:lvl>
    <w:lvl w:ilvl="4" w:tplc="5948AF54">
      <w:start w:val="1"/>
      <w:numFmt w:val="decimal"/>
      <w:lvlText w:val="%5)"/>
      <w:lvlJc w:val="left"/>
      <w:pPr>
        <w:ind w:left="1020" w:hanging="360"/>
      </w:pPr>
    </w:lvl>
    <w:lvl w:ilvl="5" w:tplc="AF2E0022">
      <w:start w:val="1"/>
      <w:numFmt w:val="decimal"/>
      <w:lvlText w:val="%6)"/>
      <w:lvlJc w:val="left"/>
      <w:pPr>
        <w:ind w:left="1020" w:hanging="360"/>
      </w:pPr>
    </w:lvl>
    <w:lvl w:ilvl="6" w:tplc="561A89BA">
      <w:start w:val="1"/>
      <w:numFmt w:val="decimal"/>
      <w:lvlText w:val="%7)"/>
      <w:lvlJc w:val="left"/>
      <w:pPr>
        <w:ind w:left="1020" w:hanging="360"/>
      </w:pPr>
    </w:lvl>
    <w:lvl w:ilvl="7" w:tplc="466C0F1A">
      <w:start w:val="1"/>
      <w:numFmt w:val="decimal"/>
      <w:lvlText w:val="%8)"/>
      <w:lvlJc w:val="left"/>
      <w:pPr>
        <w:ind w:left="1020" w:hanging="360"/>
      </w:pPr>
    </w:lvl>
    <w:lvl w:ilvl="8" w:tplc="D8A4CE34">
      <w:start w:val="1"/>
      <w:numFmt w:val="decimal"/>
      <w:lvlText w:val="%9)"/>
      <w:lvlJc w:val="left"/>
      <w:pPr>
        <w:ind w:left="1020" w:hanging="360"/>
      </w:pPr>
    </w:lvl>
  </w:abstractNum>
  <w:abstractNum w:abstractNumId="1" w15:restartNumberingAfterBreak="0">
    <w:nsid w:val="2ECB63CE"/>
    <w:multiLevelType w:val="hybridMultilevel"/>
    <w:tmpl w:val="59CA1D1C"/>
    <w:lvl w:ilvl="0" w:tplc="FCB42852">
      <w:start w:val="1"/>
      <w:numFmt w:val="decimal"/>
      <w:lvlText w:val="%1)"/>
      <w:lvlJc w:val="left"/>
      <w:pPr>
        <w:ind w:left="1020" w:hanging="360"/>
      </w:pPr>
    </w:lvl>
    <w:lvl w:ilvl="1" w:tplc="44001210">
      <w:start w:val="1"/>
      <w:numFmt w:val="decimal"/>
      <w:lvlText w:val="%2)"/>
      <w:lvlJc w:val="left"/>
      <w:pPr>
        <w:ind w:left="1020" w:hanging="360"/>
      </w:pPr>
    </w:lvl>
    <w:lvl w:ilvl="2" w:tplc="450E8C02">
      <w:start w:val="1"/>
      <w:numFmt w:val="decimal"/>
      <w:lvlText w:val="%3)"/>
      <w:lvlJc w:val="left"/>
      <w:pPr>
        <w:ind w:left="1020" w:hanging="360"/>
      </w:pPr>
    </w:lvl>
    <w:lvl w:ilvl="3" w:tplc="B01E1C04">
      <w:start w:val="1"/>
      <w:numFmt w:val="decimal"/>
      <w:lvlText w:val="%4)"/>
      <w:lvlJc w:val="left"/>
      <w:pPr>
        <w:ind w:left="1020" w:hanging="360"/>
      </w:pPr>
    </w:lvl>
    <w:lvl w:ilvl="4" w:tplc="44C2384C">
      <w:start w:val="1"/>
      <w:numFmt w:val="decimal"/>
      <w:lvlText w:val="%5)"/>
      <w:lvlJc w:val="left"/>
      <w:pPr>
        <w:ind w:left="1020" w:hanging="360"/>
      </w:pPr>
    </w:lvl>
    <w:lvl w:ilvl="5" w:tplc="13B8E6C2">
      <w:start w:val="1"/>
      <w:numFmt w:val="decimal"/>
      <w:lvlText w:val="%6)"/>
      <w:lvlJc w:val="left"/>
      <w:pPr>
        <w:ind w:left="1020" w:hanging="360"/>
      </w:pPr>
    </w:lvl>
    <w:lvl w:ilvl="6" w:tplc="53065E88">
      <w:start w:val="1"/>
      <w:numFmt w:val="decimal"/>
      <w:lvlText w:val="%7)"/>
      <w:lvlJc w:val="left"/>
      <w:pPr>
        <w:ind w:left="1020" w:hanging="360"/>
      </w:pPr>
    </w:lvl>
    <w:lvl w:ilvl="7" w:tplc="004E1396">
      <w:start w:val="1"/>
      <w:numFmt w:val="decimal"/>
      <w:lvlText w:val="%8)"/>
      <w:lvlJc w:val="left"/>
      <w:pPr>
        <w:ind w:left="1020" w:hanging="360"/>
      </w:pPr>
    </w:lvl>
    <w:lvl w:ilvl="8" w:tplc="CE3A2544">
      <w:start w:val="1"/>
      <w:numFmt w:val="decimal"/>
      <w:lvlText w:val="%9)"/>
      <w:lvlJc w:val="left"/>
      <w:pPr>
        <w:ind w:left="1020" w:hanging="360"/>
      </w:pPr>
    </w:lvl>
  </w:abstractNum>
  <w:abstractNum w:abstractNumId="2" w15:restartNumberingAfterBreak="0">
    <w:nsid w:val="7F3F7200"/>
    <w:multiLevelType w:val="multilevel"/>
    <w:tmpl w:val="6C628C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68866360">
    <w:abstractNumId w:val="2"/>
  </w:num>
  <w:num w:numId="2" w16cid:durableId="27800321">
    <w:abstractNumId w:val="1"/>
  </w:num>
  <w:num w:numId="3" w16cid:durableId="6129827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E McGreal">
    <w15:presenceInfo w15:providerId="AD" w15:userId="S::bmcgreal@uw.edu::500ccbb3-e957-4a38-850c-c0c2fd4a68d5"/>
  </w15:person>
  <w15:person w15:author="Mark Scheuerell">
    <w15:presenceInfo w15:providerId="AD" w15:userId="S::scheuerl@uw.edu::e5f041e9-888e-425f-b2ff-0ef18f5f5e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CF1"/>
    <w:rsid w:val="00066D9E"/>
    <w:rsid w:val="000C1BE5"/>
    <w:rsid w:val="00147C11"/>
    <w:rsid w:val="001C33B1"/>
    <w:rsid w:val="002366E9"/>
    <w:rsid w:val="00247955"/>
    <w:rsid w:val="00265694"/>
    <w:rsid w:val="002A74B3"/>
    <w:rsid w:val="002E7BF0"/>
    <w:rsid w:val="003F2CF1"/>
    <w:rsid w:val="00456CBF"/>
    <w:rsid w:val="00474AAD"/>
    <w:rsid w:val="00494125"/>
    <w:rsid w:val="00656808"/>
    <w:rsid w:val="006F6555"/>
    <w:rsid w:val="007B10B0"/>
    <w:rsid w:val="007B342C"/>
    <w:rsid w:val="00845886"/>
    <w:rsid w:val="008C1973"/>
    <w:rsid w:val="00935905"/>
    <w:rsid w:val="009B0198"/>
    <w:rsid w:val="00A30CBF"/>
    <w:rsid w:val="00A3726C"/>
    <w:rsid w:val="00A46041"/>
    <w:rsid w:val="00A5145F"/>
    <w:rsid w:val="00A662DA"/>
    <w:rsid w:val="00AC6EF3"/>
    <w:rsid w:val="00AD2485"/>
    <w:rsid w:val="00AD38F3"/>
    <w:rsid w:val="00B94DD9"/>
    <w:rsid w:val="00BA77E0"/>
    <w:rsid w:val="00BD584C"/>
    <w:rsid w:val="00D5009D"/>
    <w:rsid w:val="00D95070"/>
    <w:rsid w:val="00E018B9"/>
    <w:rsid w:val="00E277BB"/>
    <w:rsid w:val="00E82912"/>
    <w:rsid w:val="00F77CB6"/>
    <w:rsid w:val="00F9269F"/>
    <w:rsid w:val="00FD5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58D46"/>
  <w15:chartTrackingRefBased/>
  <w15:docId w15:val="{38338C45-4513-4413-BEEC-E88C543C9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CF1"/>
  </w:style>
  <w:style w:type="paragraph" w:styleId="Heading1">
    <w:name w:val="heading 1"/>
    <w:basedOn w:val="Normal"/>
    <w:next w:val="Normal"/>
    <w:link w:val="Heading1Char"/>
    <w:uiPriority w:val="9"/>
    <w:qFormat/>
    <w:rsid w:val="003F2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CF1"/>
    <w:rPr>
      <w:rFonts w:eastAsiaTheme="majorEastAsia" w:cstheme="majorBidi"/>
      <w:color w:val="272727" w:themeColor="text1" w:themeTint="D8"/>
    </w:rPr>
  </w:style>
  <w:style w:type="paragraph" w:styleId="Title">
    <w:name w:val="Title"/>
    <w:basedOn w:val="Normal"/>
    <w:next w:val="Normal"/>
    <w:link w:val="TitleChar"/>
    <w:uiPriority w:val="10"/>
    <w:qFormat/>
    <w:rsid w:val="003F2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CF1"/>
    <w:pPr>
      <w:spacing w:before="160"/>
      <w:jc w:val="center"/>
    </w:pPr>
    <w:rPr>
      <w:i/>
      <w:iCs/>
      <w:color w:val="404040" w:themeColor="text1" w:themeTint="BF"/>
    </w:rPr>
  </w:style>
  <w:style w:type="character" w:customStyle="1" w:styleId="QuoteChar">
    <w:name w:val="Quote Char"/>
    <w:basedOn w:val="DefaultParagraphFont"/>
    <w:link w:val="Quote"/>
    <w:uiPriority w:val="29"/>
    <w:rsid w:val="003F2CF1"/>
    <w:rPr>
      <w:i/>
      <w:iCs/>
      <w:color w:val="404040" w:themeColor="text1" w:themeTint="BF"/>
    </w:rPr>
  </w:style>
  <w:style w:type="paragraph" w:styleId="ListParagraph">
    <w:name w:val="List Paragraph"/>
    <w:basedOn w:val="Normal"/>
    <w:uiPriority w:val="34"/>
    <w:qFormat/>
    <w:rsid w:val="003F2CF1"/>
    <w:pPr>
      <w:ind w:left="720"/>
      <w:contextualSpacing/>
    </w:pPr>
  </w:style>
  <w:style w:type="character" w:styleId="IntenseEmphasis">
    <w:name w:val="Intense Emphasis"/>
    <w:basedOn w:val="DefaultParagraphFont"/>
    <w:uiPriority w:val="21"/>
    <w:qFormat/>
    <w:rsid w:val="003F2CF1"/>
    <w:rPr>
      <w:i/>
      <w:iCs/>
      <w:color w:val="0F4761" w:themeColor="accent1" w:themeShade="BF"/>
    </w:rPr>
  </w:style>
  <w:style w:type="paragraph" w:styleId="IntenseQuote">
    <w:name w:val="Intense Quote"/>
    <w:basedOn w:val="Normal"/>
    <w:next w:val="Normal"/>
    <w:link w:val="IntenseQuoteChar"/>
    <w:uiPriority w:val="30"/>
    <w:qFormat/>
    <w:rsid w:val="003F2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CF1"/>
    <w:rPr>
      <w:i/>
      <w:iCs/>
      <w:color w:val="0F4761" w:themeColor="accent1" w:themeShade="BF"/>
    </w:rPr>
  </w:style>
  <w:style w:type="character" w:styleId="IntenseReference">
    <w:name w:val="Intense Reference"/>
    <w:basedOn w:val="DefaultParagraphFont"/>
    <w:uiPriority w:val="32"/>
    <w:qFormat/>
    <w:rsid w:val="003F2CF1"/>
    <w:rPr>
      <w:b/>
      <w:bCs/>
      <w:smallCaps/>
      <w:color w:val="0F4761" w:themeColor="accent1" w:themeShade="BF"/>
      <w:spacing w:val="5"/>
    </w:rPr>
  </w:style>
  <w:style w:type="character" w:styleId="Hyperlink">
    <w:name w:val="Hyperlink"/>
    <w:basedOn w:val="DefaultParagraphFont"/>
    <w:uiPriority w:val="99"/>
    <w:unhideWhenUsed/>
    <w:rsid w:val="003F2CF1"/>
    <w:rPr>
      <w:color w:val="467886" w:themeColor="hyperlink"/>
      <w:u w:val="single"/>
    </w:rPr>
  </w:style>
  <w:style w:type="table" w:styleId="TableGrid">
    <w:name w:val="Table Grid"/>
    <w:basedOn w:val="TableNormal"/>
    <w:uiPriority w:val="39"/>
    <w:rsid w:val="003F2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C33B1"/>
    <w:rPr>
      <w:sz w:val="16"/>
      <w:szCs w:val="16"/>
    </w:rPr>
  </w:style>
  <w:style w:type="paragraph" w:styleId="CommentText">
    <w:name w:val="annotation text"/>
    <w:basedOn w:val="Normal"/>
    <w:link w:val="CommentTextChar"/>
    <w:uiPriority w:val="99"/>
    <w:unhideWhenUsed/>
    <w:rsid w:val="001C33B1"/>
    <w:pPr>
      <w:spacing w:line="240" w:lineRule="auto"/>
    </w:pPr>
    <w:rPr>
      <w:sz w:val="20"/>
      <w:szCs w:val="20"/>
    </w:rPr>
  </w:style>
  <w:style w:type="character" w:customStyle="1" w:styleId="CommentTextChar">
    <w:name w:val="Comment Text Char"/>
    <w:basedOn w:val="DefaultParagraphFont"/>
    <w:link w:val="CommentText"/>
    <w:uiPriority w:val="99"/>
    <w:rsid w:val="001C33B1"/>
    <w:rPr>
      <w:sz w:val="20"/>
      <w:szCs w:val="20"/>
    </w:rPr>
  </w:style>
  <w:style w:type="paragraph" w:styleId="CommentSubject">
    <w:name w:val="annotation subject"/>
    <w:basedOn w:val="CommentText"/>
    <w:next w:val="CommentText"/>
    <w:link w:val="CommentSubjectChar"/>
    <w:uiPriority w:val="99"/>
    <w:semiHidden/>
    <w:unhideWhenUsed/>
    <w:rsid w:val="001C33B1"/>
    <w:rPr>
      <w:b/>
      <w:bCs/>
    </w:rPr>
  </w:style>
  <w:style w:type="character" w:customStyle="1" w:styleId="CommentSubjectChar">
    <w:name w:val="Comment Subject Char"/>
    <w:basedOn w:val="CommentTextChar"/>
    <w:link w:val="CommentSubject"/>
    <w:uiPriority w:val="99"/>
    <w:semiHidden/>
    <w:rsid w:val="001C33B1"/>
    <w:rPr>
      <w:b/>
      <w:bCs/>
      <w:sz w:val="20"/>
      <w:szCs w:val="20"/>
    </w:rPr>
  </w:style>
  <w:style w:type="paragraph" w:styleId="Revision">
    <w:name w:val="Revision"/>
    <w:hidden/>
    <w:uiPriority w:val="99"/>
    <w:semiHidden/>
    <w:rsid w:val="009B01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www.nps.gov/olym/learn/nature/coho-salmon.htm" TargetMode="External"/><Relationship Id="rId4" Type="http://schemas.openxmlformats.org/officeDocument/2006/relationships/webSettings" Target="webSettings.xml"/><Relationship Id="rId9" Type="http://schemas.openxmlformats.org/officeDocument/2006/relationships/hyperlink" Target="https://www.adfg.alaska.gov/index.cfm?adfg=ByAreaSoutheastPrinceofWales.fishingInfo%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1402</Words>
  <Characters>7997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 McGreal</dc:creator>
  <cp:keywords/>
  <dc:description/>
  <cp:lastModifiedBy>Mark Scheuerell</cp:lastModifiedBy>
  <cp:revision>3</cp:revision>
  <dcterms:created xsi:type="dcterms:W3CDTF">2025-09-25T12:35:00Z</dcterms:created>
  <dcterms:modified xsi:type="dcterms:W3CDTF">2025-09-25T12:42:00Z</dcterms:modified>
</cp:coreProperties>
</file>